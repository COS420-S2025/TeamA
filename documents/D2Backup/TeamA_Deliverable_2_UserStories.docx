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Stories:</w:t>
      </w:r>
    </w:p>
    <w:p w:rsidR="00000000" w:rsidDel="00000000" w:rsidP="00000000" w:rsidRDefault="00000000" w:rsidRPr="00000000" w14:paraId="00000002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As a user, I want to be able to </w:t>
      </w:r>
      <w:commentRangeStart w:id="0"/>
      <w:r w:rsidDel="00000000" w:rsidR="00000000" w:rsidRPr="00000000">
        <w:rPr>
          <w:sz w:val="26"/>
          <w:szCs w:val="26"/>
          <w:rtl w:val="0"/>
        </w:rPr>
        <w:t xml:space="preserve">upload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sz w:val="26"/>
          <w:szCs w:val="26"/>
          <w:rtl w:val="0"/>
        </w:rPr>
        <w:t xml:space="preserve">a PDF</w:t>
      </w:r>
      <w:commentRangeStart w:id="1"/>
      <w:r w:rsidDel="00000000" w:rsidR="00000000" w:rsidRPr="00000000">
        <w:rPr>
          <w:sz w:val="26"/>
          <w:szCs w:val="26"/>
          <w:rtl w:val="0"/>
        </w:rPr>
        <w:t xml:space="preserve">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sz w:val="26"/>
          <w:szCs w:val="26"/>
          <w:rtl w:val="0"/>
        </w:rPr>
        <w:t xml:space="preserve">of my syllabus for parsing so that the schedule may be extracted.</w:t>
      </w:r>
    </w:p>
    <w:p w:rsidR="00000000" w:rsidDel="00000000" w:rsidP="00000000" w:rsidRDefault="00000000" w:rsidRPr="00000000" w14:paraId="00000004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As a user, I want to be able to export </w:t>
      </w:r>
      <w:r w:rsidDel="00000000" w:rsidR="00000000" w:rsidRPr="00000000">
        <w:rPr>
          <w:sz w:val="26"/>
          <w:szCs w:val="26"/>
          <w:rtl w:val="0"/>
        </w:rPr>
        <w:t xml:space="preserve">my calendar</w:t>
      </w:r>
      <w:r w:rsidDel="00000000" w:rsidR="00000000" w:rsidRPr="00000000">
        <w:rPr>
          <w:sz w:val="26"/>
          <w:szCs w:val="26"/>
          <w:rtl w:val="0"/>
        </w:rPr>
        <w:t xml:space="preserve"> as a </w:t>
      </w:r>
      <w:commentRangeStart w:id="2"/>
      <w:r w:rsidDel="00000000" w:rsidR="00000000" w:rsidRPr="00000000">
        <w:rPr>
          <w:sz w:val="26"/>
          <w:szCs w:val="26"/>
          <w:rtl w:val="0"/>
        </w:rPr>
        <w:t xml:space="preserve">downloadable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sz w:val="26"/>
          <w:szCs w:val="26"/>
          <w:rtl w:val="0"/>
        </w:rPr>
        <w:t xml:space="preserve">.ics file so I can put my assignments into </w:t>
      </w:r>
      <w:r w:rsidDel="00000000" w:rsidR="00000000" w:rsidRPr="00000000">
        <w:rPr>
          <w:sz w:val="26"/>
          <w:szCs w:val="26"/>
          <w:rtl w:val="0"/>
        </w:rPr>
        <w:t xml:space="preserve">my calendar.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</w:t>
      </w:r>
      <w:r w:rsidDel="00000000" w:rsidR="00000000" w:rsidRPr="00000000">
        <w:rPr>
          <w:sz w:val="26"/>
          <w:szCs w:val="26"/>
          <w:rtl w:val="0"/>
        </w:rPr>
        <w:t xml:space="preserve">As a user, I want to be able to have the time between submitting the automatically extracted dates and the manually extracted dates and receiving my .ics file to be </w:t>
      </w:r>
      <w:commentRangeStart w:id="3"/>
      <w:r w:rsidDel="00000000" w:rsidR="00000000" w:rsidRPr="00000000">
        <w:rPr>
          <w:sz w:val="26"/>
          <w:szCs w:val="26"/>
          <w:rtl w:val="0"/>
        </w:rPr>
        <w:t xml:space="preserve">less than or equal to one-tenth of a second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sz w:val="26"/>
          <w:szCs w:val="26"/>
          <w:rtl w:val="0"/>
        </w:rPr>
        <w:t xml:space="preserve">, so that I can focus on what I need to get done</w:t>
      </w:r>
      <w:commentRangeStart w:id="4"/>
      <w:r w:rsidDel="00000000" w:rsidR="00000000" w:rsidRPr="00000000">
        <w:rPr>
          <w:sz w:val="26"/>
          <w:szCs w:val="26"/>
          <w:rtl w:val="0"/>
        </w:rPr>
        <w:t xml:space="preserve">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As a user, I want to be able to automatically extract due dates from my syllabus into my calendar, as this saves me time.</w:t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As a user, I want to be able to automatically extract exam dates from my syllabus into my calendar, as this saves me time.</w:t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As a user, I want the ability to manually input assignments and their dates that the parser might miss or that the syllabus doesn’t include, so that I can make a comprehensive schedule.</w:t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As a user, I want to be able to view and edit</w:t>
      </w:r>
      <w:commentRangeStart w:id="5"/>
      <w:commentRangeStart w:id="6"/>
      <w:r w:rsidDel="00000000" w:rsidR="00000000" w:rsidRPr="00000000">
        <w:rPr>
          <w:sz w:val="26"/>
          <w:szCs w:val="26"/>
          <w:rtl w:val="0"/>
        </w:rPr>
        <w:t xml:space="preserve"> 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sz w:val="26"/>
          <w:szCs w:val="26"/>
          <w:rtl w:val="0"/>
        </w:rPr>
        <w:t xml:space="preserve">the information collected from the syllabus to ensure its accuracy.</w:t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As a user, I want to be able to </w:t>
      </w:r>
      <w:r w:rsidDel="00000000" w:rsidR="00000000" w:rsidRPr="00000000">
        <w:rPr>
          <w:sz w:val="26"/>
          <w:szCs w:val="26"/>
          <w:rtl w:val="0"/>
        </w:rPr>
        <w:t xml:space="preserve">undo and redo recent edits</w:t>
      </w:r>
      <w:r w:rsidDel="00000000" w:rsidR="00000000" w:rsidRPr="00000000">
        <w:rPr>
          <w:sz w:val="26"/>
          <w:szCs w:val="26"/>
          <w:rtl w:val="0"/>
        </w:rPr>
        <w:t xml:space="preserve"> so that mistakes can be avoided.</w:t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As a user, I want to be able to add descriptions to events so that I </w:t>
      </w:r>
      <w:commentRangeStart w:id="7"/>
      <w:r w:rsidDel="00000000" w:rsidR="00000000" w:rsidRPr="00000000">
        <w:rPr>
          <w:sz w:val="26"/>
          <w:szCs w:val="26"/>
          <w:rtl w:val="0"/>
        </w:rPr>
        <w:t xml:space="preserve">can 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sz w:val="26"/>
          <w:szCs w:val="26"/>
          <w:rtl w:val="0"/>
        </w:rPr>
        <w:t xml:space="preserve">better understand the assignment at a glance.</w:t>
      </w:r>
      <w:commentRangeStart w:id="8"/>
      <w:commentRangeStart w:id="9"/>
      <w:r w:rsidDel="00000000" w:rsidR="00000000" w:rsidRPr="00000000">
        <w:rPr>
          <w:sz w:val="26"/>
          <w:szCs w:val="26"/>
          <w:rtl w:val="0"/>
        </w:rPr>
        <w:t xml:space="preserve"> </w:t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720" w:firstLine="0"/>
        <w:rPr>
          <w:sz w:val="26"/>
          <w:szCs w:val="26"/>
        </w:rPr>
      </w:pPr>
      <w:commentRangeStart w:id="10"/>
      <w:commentRangeStart w:id="11"/>
      <w:r w:rsidDel="00000000" w:rsidR="00000000" w:rsidRPr="00000000">
        <w:rPr>
          <w:sz w:val="26"/>
          <w:szCs w:val="26"/>
          <w:rtl w:val="0"/>
        </w:rPr>
        <w:t xml:space="preserve"> </w:t>
      </w:r>
      <w:commentRangeEnd w:id="10"/>
      <w:r w:rsidDel="00000000" w:rsidR="00000000" w:rsidRPr="00000000">
        <w:commentReference w:id="10"/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    As a user, I want to be able to select which assignments or events are included in the calendar, so that it does not become cluttered with </w:t>
      </w:r>
      <w:ins w:author="Troy Schotter" w:id="0" w:date="2026-02-22T16:11:09Z">
        <w:r w:rsidDel="00000000" w:rsidR="00000000" w:rsidRPr="00000000">
          <w:rPr>
            <w:sz w:val="26"/>
            <w:szCs w:val="26"/>
            <w:rtl w:val="0"/>
            <w:rPrChange w:author="Troy Schotter" w:id="1" w:date="2026-02-22T16:11:09Z">
              <w:rPr>
                <w:sz w:val="26"/>
                <w:szCs w:val="26"/>
              </w:rPr>
            </w:rPrChange>
          </w:rPr>
          <w:t xml:space="preserve">unnecessary</w:t>
        </w:r>
      </w:ins>
      <w:r w:rsidDel="00000000" w:rsidR="00000000" w:rsidRPr="00000000">
        <w:rPr>
          <w:sz w:val="26"/>
          <w:szCs w:val="26"/>
          <w:rtl w:val="0"/>
        </w:rPr>
        <w:t xml:space="preserve"> information.</w:t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 a user, I want the parser to indicate sections that it was unable to interpret </w:t>
      </w:r>
      <w:commentRangeStart w:id="12"/>
      <w:r w:rsidDel="00000000" w:rsidR="00000000" w:rsidRPr="00000000">
        <w:rPr>
          <w:sz w:val="26"/>
          <w:szCs w:val="26"/>
          <w:rtl w:val="0"/>
        </w:rPr>
        <w:t xml:space="preserve">so that I may</w:t>
      </w:r>
      <w:r w:rsidDel="00000000" w:rsidR="00000000" w:rsidRPr="00000000">
        <w:rPr>
          <w:sz w:val="26"/>
          <w:szCs w:val="26"/>
          <w:rtl w:val="0"/>
        </w:rPr>
        <w:t xml:space="preserve"> choose to manually enter the information if I believe it is important.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 a user, </w:t>
      </w:r>
      <w:commentRangeStart w:id="13"/>
      <w:r w:rsidDel="00000000" w:rsidR="00000000" w:rsidRPr="00000000">
        <w:rPr>
          <w:sz w:val="26"/>
          <w:szCs w:val="26"/>
          <w:rtl w:val="0"/>
        </w:rPr>
        <w:t xml:space="preserve">I want the most heavily weighte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sz w:val="26"/>
          <w:szCs w:val="26"/>
          <w:rtl w:val="0"/>
        </w:rPr>
        <w:t xml:space="preserve">d assignments to be highlighted by the parser so that I can best understand what to include in my calendar.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commentRangeStart w:id="14"/>
      <w:r w:rsidDel="00000000" w:rsidR="00000000" w:rsidRPr="00000000">
        <w:rPr>
          <w:sz w:val="26"/>
          <w:szCs w:val="26"/>
          <w:rtl w:val="0"/>
        </w:rPr>
        <w:t xml:space="preserve">As a user, I want to be able to categorize events by more than just their names using tags for better customization.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commentRangeStart w:id="15"/>
      <w:r w:rsidDel="00000000" w:rsidR="00000000" w:rsidRPr="00000000">
        <w:rPr>
          <w:sz w:val="26"/>
          <w:szCs w:val="26"/>
          <w:rtl w:val="0"/>
        </w:rPr>
        <w:t xml:space="preserve">As a user, I want to be able to choose the time/date system used by the parser so that I can be sure it works for me.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commentRangeStart w:id="16"/>
      <w:r w:rsidDel="00000000" w:rsidR="00000000" w:rsidRPr="00000000">
        <w:rPr>
          <w:sz w:val="26"/>
          <w:szCs w:val="26"/>
          <w:rtl w:val="0"/>
        </w:rPr>
        <w:t xml:space="preserve">As a user, I want the parser to understand different date formats so that it works with </w:t>
      </w:r>
      <w:commentRangeStart w:id="17"/>
      <w:r w:rsidDel="00000000" w:rsidR="00000000" w:rsidRPr="00000000">
        <w:rPr>
          <w:sz w:val="26"/>
          <w:szCs w:val="26"/>
          <w:rtl w:val="0"/>
        </w:rPr>
        <w:t xml:space="preserve">more syllabi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sz w:val="26"/>
          <w:szCs w:val="26"/>
          <w:rtl w:val="0"/>
        </w:rPr>
        <w:t xml:space="preserve">.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 a user, I want to upload multiple syllabi at once, </w:t>
      </w:r>
      <w:commentRangeStart w:id="18"/>
      <w:r w:rsidDel="00000000" w:rsidR="00000000" w:rsidRPr="00000000">
        <w:rPr>
          <w:sz w:val="26"/>
          <w:szCs w:val="26"/>
          <w:rtl w:val="0"/>
        </w:rPr>
        <w:t xml:space="preserve">so that</w:t>
      </w:r>
      <w:r w:rsidDel="00000000" w:rsidR="00000000" w:rsidRPr="00000000">
        <w:rPr>
          <w:sz w:val="26"/>
          <w:szCs w:val="26"/>
          <w:rtl w:val="0"/>
        </w:rPr>
        <w:t xml:space="preserve"> the syllabi parser can filter through all of my syllabi at once instead of one at a time.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 a user, I want to be able to extract a professor's office hours as an optional event so that I remember when help is available.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rew Turgeon" w:id="2" w:date="2026-02-24T17:37:08Z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downloaded to downloadable</w:t>
      </w:r>
    </w:p>
  </w:comment>
  <w:comment w:author="Troy Schotter" w:id="10" w:date="2026-02-22T16:10:22Z"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"relevant to the assignment" is a fuzzy guideline. How are you going to decide if it's relevant?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 revising this user story to see if you can narrow the story down to something that you can be sure that you've accomplished.</w:t>
      </w:r>
    </w:p>
  </w:comment>
  <w:comment w:author="Dawson Ferguson" w:id="11" w:date="2026-02-23T18:42:32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unrealistic user story</w:t>
      </w:r>
    </w:p>
  </w:comment>
  <w:comment w:author="Dawson Ferguson" w:id="14" w:date="2026-02-23T18:44:14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tag examples</w:t>
      </w:r>
    </w:p>
  </w:comment>
  <w:comment w:author="Dawson Ferguson" w:id="13" w:date="2026-02-23T18:48:29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"The most important" to remove ambiguity</w:t>
      </w:r>
    </w:p>
  </w:comment>
  <w:comment w:author="Troy Schotter" w:id="8" w:date="2026-02-22T16:08:38Z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describing the system interaction here. That shouldn't be part of the user story.</w:t>
      </w:r>
    </w:p>
  </w:comment>
  <w:comment w:author="Dawson Ferguson" w:id="9" w:date="2026-02-23T18:41:44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the description</w:t>
      </w:r>
    </w:p>
  </w:comment>
  <w:comment w:author="Dawson Ferguson" w:id="15" w:date="2026-02-23T18:44:41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time/date examples</w:t>
      </w:r>
    </w:p>
  </w:comment>
  <w:comment w:author="Dawson Ferguson" w:id="16" w:date="2026-02-23T18:45:01Z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alternate date format examples</w:t>
      </w:r>
    </w:p>
  </w:comment>
  <w:comment w:author="Drew Turgeon" w:id="0" w:date="2026-02-24T17:36:24Z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to upload</w:t>
      </w:r>
    </w:p>
  </w:comment>
  <w:comment w:author="Drew Turgeon" w:id="7" w:date="2026-02-24T17:52:40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will to can</w:t>
      </w:r>
    </w:p>
  </w:comment>
  <w:comment w:author="Drew Turgeon" w:id="1" w:date="2026-02-24T17:36:40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word file from PDF file</w:t>
      </w:r>
    </w:p>
  </w:comment>
  <w:comment w:author="Drew Turgeon" w:id="3" w:date="2026-02-25T15:03:42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Changed and moved short time to "less than or equal to one-tenth of a second"</w:t>
      </w:r>
    </w:p>
  </w:comment>
  <w:comment w:author="Drew Turgeon" w:id="4" w:date="2026-02-25T15:06:22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Deleted word "quickly"</w:t>
      </w:r>
    </w:p>
  </w:comment>
  <w:comment w:author="Drew Turgeon" w:id="17" w:date="2026-02-24T17:49:39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any syllabus to more syllabi</w:t>
      </w:r>
    </w:p>
  </w:comment>
  <w:comment w:author="Dawson Ferguson" w:id="18" w:date="2026-02-23T18:46:33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Changed the reasoning to better explain the benefits.</w:t>
      </w:r>
    </w:p>
  </w:comment>
  <w:comment w:author="Dawson Ferguson" w:id="12" w:date="2026-02-23T18:49:32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clarity of reasoning</w:t>
      </w:r>
    </w:p>
  </w:comment>
  <w:comment w:author="Troy Schotter" w:id="5" w:date="2026-02-22T16:07:40Z"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this, since "confirming" is just part of viewing.</w:t>
      </w:r>
    </w:p>
  </w:comment>
  <w:comment w:author="Dawson Ferguson" w:id="6" w:date="2026-02-23T18:40:22Z"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"and confirm"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